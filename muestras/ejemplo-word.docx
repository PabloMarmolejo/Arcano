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AE473" w14:textId="73C61553" w:rsidR="003714AF" w:rsidRDefault="00BB5D75">
      <w:commentRangeStart w:id="0"/>
      <w:r>
        <w:t>SENTENCIA. En el juicio promovido por |María Guadalupe Torres Ruiz|, con domicilio en calle Juárez 120, colonia Centro, C.P. 06000, teléfono 5512345678. Se resuelve a favor de la actora.</w:t>
      </w:r>
      <w:ins w:id="1" w:author="Arcano" w:date="2026-10-22T21:34:00Z" w16du:dateUtc="2026-10-23T03:34:00Z">
        <w:r>
          <w:t xml:space="preserve"> Texto agregado con control de cambios.</w:t>
        </w:r>
      </w:ins>
      <w:commentRangeEnd w:id="0"/>
      <w:r>
        <w:rPr>
          <w:rStyle w:val="Refdecomentario"/>
          <w:sz w:val="24"/>
          <w:szCs w:val="24"/>
        </w:rPr>
        <w:commentReference w:id="0"/>
      </w:r>
    </w:p>
    <w:sectPr w:rsidR="003714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ano" w:date="2026-10-22T21:34:00Z" w:initials="T">
    <w:p w14:paraId="32D2B56F" w14:textId="581CBC1A" w:rsidR="00BB5D75" w:rsidRDefault="00BB5D75">
      <w:pPr>
        <w:pStyle w:val="Textocomentario"/>
      </w:pPr>
      <w:r>
        <w:rPr>
          <w:rStyle w:val="Refdecomentario"/>
        </w:rPr>
        <w:annotationRef/>
      </w:r>
      <w:r>
        <w:t>Comentario interno que no debe publicarse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D2B5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7F0CAB" w16cex:dateUtc="2026-10-23T0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D2B56F" w16cid:durableId="7C7F0CA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ano">
    <w15:presenceInfo w15:providerId="None" w15:userId="Arcan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75"/>
    <w:rsid w:val="00156B5D"/>
    <w:rsid w:val="003714AF"/>
    <w:rsid w:val="00845AE0"/>
    <w:rsid w:val="0099629E"/>
    <w:rsid w:val="00BB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3BB9"/>
  <w15:chartTrackingRefBased/>
  <w15:docId w15:val="{F7C48DEB-C910-4E5F-B3EC-0B18C987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D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D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D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D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D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D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D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D75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BB5D75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BB5D7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5D7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5D7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5D7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5D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193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Arcano</dc:creator>
  <cp:keywords/>
  <dc:description/>
  <cp:lastModifiedBy>Arcano</cp:lastModifiedBy>
  <cp:revision>1</cp:revision>
  <dcterms:created xsi:type="dcterms:W3CDTF">2026-10-23T03:34:00Z</dcterms:created>
  <dcterms:modified xsi:type="dcterms:W3CDTF">2026-10-23T03:34:00Z</dcterms:modified>
</cp:coreProperties>
</file>